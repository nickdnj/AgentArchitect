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CFBB" w14:textId="6EA25187" w:rsidR="004B2028" w:rsidRPr="004B2028" w:rsidRDefault="007F3CD9" w:rsidP="00D14749">
      <w:pPr>
        <w:spacing w:before="280" w:after="80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proofErr w:type="spellStart"/>
      <w:r w:rsidRPr="00D14749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>Wharfside</w:t>
      </w:r>
      <w:proofErr w:type="spellEnd"/>
      <w:r w:rsidRPr="00D14749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 xml:space="preserve"> Ma</w:t>
      </w:r>
      <w:r w:rsidR="00626F88" w:rsidRPr="00D14749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 xml:space="preserve">nor </w:t>
      </w:r>
      <w:r w:rsidR="0077556A" w:rsidRPr="00D14749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 xml:space="preserve">Parking Tag Distribution </w:t>
      </w:r>
      <w:r w:rsidR="00E11EB4" w:rsidRPr="00D14749">
        <w:rPr>
          <w:rFonts w:ascii="Arial" w:eastAsia="Times New Roman" w:hAnsi="Arial" w:cs="Arial"/>
          <w:b/>
          <w:bCs/>
          <w:color w:val="000000"/>
          <w:kern w:val="0"/>
          <w:u w:val="single"/>
          <w14:ligatures w14:val="none"/>
        </w:rPr>
        <w:t>- 2025</w:t>
      </w:r>
    </w:p>
    <w:p w14:paraId="743F710A" w14:textId="21A61B85" w:rsidR="00590BB1" w:rsidRDefault="00270AAE" w:rsidP="00590BB1">
      <w:pPr>
        <w:spacing w:before="240" w:after="0" w:line="276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 have provided an all-in-one Census which captures </w:t>
      </w:r>
      <w:r w:rsidR="002C759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information for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Census, Parking &amp; Towing, and Rental Resolutions</w:t>
      </w:r>
      <w:r w:rsidR="00602C9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6D76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and </w:t>
      </w:r>
      <w:r w:rsidR="00E11E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use of the Common Elements, including Parking</w:t>
      </w:r>
      <w:r w:rsidR="006302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="004B2028"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4B2028"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F147DC" w:rsidRPr="00201A8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Census Information</w:t>
      </w:r>
    </w:p>
    <w:p w14:paraId="058C1A09" w14:textId="76DD4987" w:rsidR="004D30C8" w:rsidRPr="004B2028" w:rsidRDefault="00515B3F" w:rsidP="00590BB1">
      <w:p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</w:t>
      </w:r>
      <w:r w:rsidR="004D30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 Census capture</w:t>
      </w:r>
      <w:r w:rsidR="00510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</w:t>
      </w:r>
      <w:r w:rsidR="00947B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vehicle details </w:t>
      </w:r>
      <w:r w:rsidR="000D547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of Unit Owners and </w:t>
      </w:r>
      <w:r w:rsidR="00492F0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their </w:t>
      </w:r>
      <w:r w:rsidR="000C31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</w:t>
      </w:r>
      <w:r w:rsidR="000D547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enants</w:t>
      </w:r>
      <w:r w:rsidR="0028395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(complying with the Bylaws and Resolutions)</w:t>
      </w:r>
      <w:r w:rsidR="005368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</w:p>
    <w:p w14:paraId="6890B372" w14:textId="6467286D" w:rsidR="007248D8" w:rsidRDefault="007248D8" w:rsidP="00590BB1">
      <w:pPr>
        <w:pStyle w:val="ListParagraph"/>
        <w:numPr>
          <w:ilvl w:val="0"/>
          <w:numId w:val="4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248D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</w:t>
      </w:r>
      <w:r w:rsidR="004B2028" w:rsidRPr="007248D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ake</w:t>
      </w:r>
    </w:p>
    <w:p w14:paraId="735E2783" w14:textId="7F35F2F8" w:rsidR="007248D8" w:rsidRDefault="007248D8" w:rsidP="00590BB1">
      <w:pPr>
        <w:pStyle w:val="ListParagraph"/>
        <w:numPr>
          <w:ilvl w:val="0"/>
          <w:numId w:val="4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248D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</w:t>
      </w:r>
      <w:r w:rsidR="004B2028" w:rsidRPr="007248D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odel</w:t>
      </w:r>
    </w:p>
    <w:p w14:paraId="3730C6BF" w14:textId="77777777" w:rsidR="00CC0E66" w:rsidRDefault="00767A75" w:rsidP="00590BB1">
      <w:pPr>
        <w:pStyle w:val="ListParagraph"/>
        <w:numPr>
          <w:ilvl w:val="0"/>
          <w:numId w:val="2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C0E6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</w:t>
      </w:r>
      <w:r w:rsidR="004B2028" w:rsidRPr="00CC0E6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olor</w:t>
      </w:r>
    </w:p>
    <w:p w14:paraId="4C574690" w14:textId="77777777" w:rsidR="001C123A" w:rsidRDefault="007D0BBE" w:rsidP="00590BB1">
      <w:pPr>
        <w:pStyle w:val="ListParagraph"/>
        <w:numPr>
          <w:ilvl w:val="0"/>
          <w:numId w:val="2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C0E6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</w:t>
      </w:r>
      <w:r w:rsidR="004B2028" w:rsidRPr="00CC0E6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icense </w:t>
      </w:r>
      <w:r w:rsidRPr="00CC0E6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</w:t>
      </w:r>
      <w:r w:rsidR="004B2028" w:rsidRPr="00CC0E6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late</w:t>
      </w:r>
    </w:p>
    <w:p w14:paraId="35CA0D72" w14:textId="77777777" w:rsidR="00A80AC7" w:rsidRDefault="00A80AC7" w:rsidP="00590BB1">
      <w:p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FFCACAD" w14:textId="1D6BC7BA" w:rsidR="00F147DC" w:rsidRPr="00201A84" w:rsidRDefault="00F147DC" w:rsidP="00590BB1">
      <w:pPr>
        <w:spacing w:after="0" w:line="276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201A8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Parking Tag System</w:t>
      </w:r>
    </w:p>
    <w:p w14:paraId="0090D895" w14:textId="0AA47B67" w:rsidR="00A80AC7" w:rsidRDefault="00E53EAC" w:rsidP="00FA5594">
      <w:pPr>
        <w:spacing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WMCA Bylaws provide </w:t>
      </w:r>
      <w:r w:rsidR="008858DB" w:rsidRPr="001C12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each unit access to one</w:t>
      </w:r>
      <w:r w:rsidR="007F377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(1)</w:t>
      </w:r>
      <w:r w:rsidR="008858DB" w:rsidRPr="001C12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parking space.</w:t>
      </w:r>
      <w:r w:rsidR="007F377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Previous Resolutions have </w:t>
      </w:r>
      <w:r w:rsidR="009E23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created the tag system we </w:t>
      </w:r>
      <w:r w:rsidR="00883A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should be </w:t>
      </w:r>
      <w:r w:rsidR="009E23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familiar with.</w:t>
      </w:r>
    </w:p>
    <w:p w14:paraId="45EB6DD8" w14:textId="77777777" w:rsidR="0034271F" w:rsidRDefault="009E2300" w:rsidP="00590BB1">
      <w:pPr>
        <w:pStyle w:val="ListParagraph"/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90B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Red </w:t>
      </w:r>
      <w:r w:rsidR="00A918E2" w:rsidRPr="0034271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(Reserved Parking) </w:t>
      </w:r>
      <w:r w:rsidR="0034271F" w:rsidRPr="0034271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– O</w:t>
      </w:r>
      <w:r w:rsidRPr="0034271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</w:t>
      </w:r>
      <w:r w:rsidR="0034271F" w:rsidRPr="0034271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(1)</w:t>
      </w:r>
      <w:r w:rsidRPr="0034271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per unit </w:t>
      </w:r>
    </w:p>
    <w:p w14:paraId="47D35D0B" w14:textId="77777777" w:rsidR="00477B07" w:rsidRDefault="009E2300" w:rsidP="00590BB1">
      <w:pPr>
        <w:pStyle w:val="ListParagraph"/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202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Green</w:t>
      </w: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AA59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(Non-Reserved Parking) </w:t>
      </w:r>
    </w:p>
    <w:p w14:paraId="3670C590" w14:textId="77777777" w:rsidR="00477B07" w:rsidRDefault="009E2300" w:rsidP="00590BB1">
      <w:pPr>
        <w:pStyle w:val="ListParagraph"/>
        <w:numPr>
          <w:ilvl w:val="1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1-bed units get one</w:t>
      </w:r>
      <w:r w:rsidR="00AA59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(1)</w:t>
      </w:r>
    </w:p>
    <w:p w14:paraId="363899A3" w14:textId="77777777" w:rsidR="00E435C1" w:rsidRDefault="009E2300" w:rsidP="00590BB1">
      <w:pPr>
        <w:pStyle w:val="ListParagraph"/>
        <w:numPr>
          <w:ilvl w:val="1"/>
          <w:numId w:val="2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2-bed units get two </w:t>
      </w:r>
      <w:r w:rsidR="00477B07" w:rsidRPr="00E435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</w:t>
      </w: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0654A842" w14:textId="77777777" w:rsidR="00FA5594" w:rsidRDefault="009E2300" w:rsidP="007F22F8">
      <w:pPr>
        <w:pStyle w:val="ListParagraph"/>
        <w:numPr>
          <w:ilvl w:val="0"/>
          <w:numId w:val="2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B202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Yellow</w:t>
      </w: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A63A49" w:rsidRPr="007F22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Visitor</w:t>
      </w:r>
      <w:r w:rsidR="00A63A49" w:rsidRPr="007F22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Two</w:t>
      </w:r>
      <w:r w:rsidR="00A63A49" w:rsidRPr="007F22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(2) </w:t>
      </w:r>
      <w:r w:rsidRPr="004B20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 unit, designated visitor spaces only</w:t>
      </w:r>
    </w:p>
    <w:p w14:paraId="66661022" w14:textId="77777777" w:rsidR="00F8773C" w:rsidRDefault="00515DEF" w:rsidP="00201A84">
      <w:pPr>
        <w:spacing w:before="240" w:after="0" w:line="276" w:lineRule="auto"/>
        <w:textAlignment w:val="baseline"/>
        <w:rPr>
          <w:ins w:id="0" w:author="Thomas Bopp" w:date="2025-05-22T21:21:00Z" w16du:dateUtc="2025-05-23T01:21:00Z"/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FA55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 are now </w:t>
      </w:r>
      <w:r w:rsidR="00DD3FFD" w:rsidRPr="00FA55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</w:t>
      </w:r>
      <w:r w:rsidR="008858DB" w:rsidRPr="00FA55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eploy</w:t>
      </w:r>
      <w:r w:rsidR="00DD3FFD" w:rsidRPr="00FA55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ing</w:t>
      </w:r>
      <w:r w:rsidR="008858DB" w:rsidRPr="00FA55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new</w:t>
      </w:r>
      <w:r w:rsidR="00DD3FFD" w:rsidRPr="00FA55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Tag System </w:t>
      </w:r>
      <w:r w:rsidR="005C4EAF" w:rsidRPr="00FA55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where </w:t>
      </w:r>
      <w:r w:rsidR="005C4EAF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each tag </w:t>
      </w:r>
      <w:r w:rsidR="001F7753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is </w:t>
      </w:r>
      <w:r w:rsidR="008858DB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uniquely numbered</w:t>
      </w:r>
      <w:r w:rsidR="00BB2EC5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 and </w:t>
      </w:r>
      <w:r w:rsidR="00E32D04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re</w:t>
      </w:r>
      <w:r w:rsidR="00855BA2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corded as assigned to a specific </w:t>
      </w:r>
      <w:r w:rsidR="00E32D04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Unit</w:t>
      </w:r>
      <w:r w:rsidR="000C42AF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 per the </w:t>
      </w:r>
      <w:r w:rsidR="00883A65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C</w:t>
      </w:r>
      <w:r w:rsidR="000C42AF" w:rsidRPr="003710E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ensus information.</w:t>
      </w:r>
      <w:ins w:id="1" w:author="Giuseppe Gencarelli" w:date="2025-05-22T09:33:00Z" w16du:dateUtc="2025-05-22T13:33:00Z">
        <w:r w:rsidR="00270AAE"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:u w:val="single"/>
            <w14:ligatures w14:val="none"/>
          </w:rPr>
          <w:t xml:space="preserve"> </w:t>
        </w:r>
      </w:ins>
    </w:p>
    <w:p w14:paraId="542A7FD5" w14:textId="1279D17B" w:rsidR="00EC44EC" w:rsidRDefault="00270AAE" w:rsidP="00201A84">
      <w:pPr>
        <w:spacing w:before="240" w:after="0" w:line="276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Note: Interchanging Red &amp; Green tags amongst Neighbors, Tenants, etc. is not permitted.</w:t>
      </w:r>
    </w:p>
    <w:p w14:paraId="6AD8BB44" w14:textId="28C3FE68" w:rsidR="00144B47" w:rsidRPr="003710E7" w:rsidRDefault="00334158" w:rsidP="00201A84">
      <w:pPr>
        <w:spacing w:before="240" w:after="0" w:line="276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Any requests for</w:t>
      </w:r>
      <w:r w:rsidR="006A07F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 new tags </w:t>
      </w:r>
      <w:r w:rsidR="005309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will be on a replacement basis only and must include detailed information </w:t>
      </w:r>
      <w:proofErr w:type="gramStart"/>
      <w:r w:rsidR="005309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of</w:t>
      </w:r>
      <w:proofErr w:type="gramEnd"/>
      <w:r w:rsidR="005309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 the </w:t>
      </w:r>
      <w:r w:rsidR="0036766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tag it replaces. The retired tag will then be removed from the </w:t>
      </w:r>
      <w:r w:rsidR="00D45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Census database and no longer valid</w:t>
      </w:r>
      <w:r w:rsidR="00CD7BE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.</w:t>
      </w:r>
    </w:p>
    <w:p w14:paraId="1AD7020D" w14:textId="77777777" w:rsidR="000C42AF" w:rsidRDefault="000C42AF" w:rsidP="00590BB1">
      <w:p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8F95A56" w14:textId="1F4D4F82" w:rsidR="000C42AF" w:rsidRDefault="00B86C14" w:rsidP="00590BB1">
      <w:p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01A8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Parking Enforcement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</w:p>
    <w:p w14:paraId="5BF038ED" w14:textId="410BF062" w:rsidR="00696646" w:rsidRPr="00B92A71" w:rsidRDefault="00B92A71" w:rsidP="00B92A71">
      <w:pPr>
        <w:pStyle w:val="ListParagraph"/>
        <w:numPr>
          <w:ilvl w:val="0"/>
          <w:numId w:val="6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Parking </w:t>
      </w:r>
      <w:r w:rsidR="00ED630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Enforcement will be consistent with the Bylaws </w:t>
      </w:r>
      <w:r w:rsidR="00491B0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Resolutions</w:t>
      </w:r>
      <w:r w:rsidR="00706FC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491B0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including the </w:t>
      </w:r>
      <w:r w:rsidR="00B128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Parking and </w:t>
      </w:r>
      <w:r w:rsidR="00491B0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Renter </w:t>
      </w:r>
      <w:r w:rsidR="00A707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Resolution</w:t>
      </w:r>
      <w:r w:rsidR="00B128E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</w:t>
      </w:r>
      <w:r w:rsidR="00706FC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which are available </w:t>
      </w:r>
      <w:r w:rsidR="009764E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on </w:t>
      </w:r>
      <w:r w:rsidR="009069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Management </w:t>
      </w:r>
      <w:r w:rsidR="0012633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Company Web</w:t>
      </w:r>
      <w:r w:rsidR="009764E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Portal</w:t>
      </w:r>
      <w:r w:rsidR="004F0EC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61DF13E9" w14:textId="3EFF5CB4" w:rsidR="008858DB" w:rsidRDefault="000624DB" w:rsidP="00590BB1">
      <w:pPr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Owners, Renters, and Guests </w:t>
      </w:r>
      <w:r w:rsidR="00D645B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must</w:t>
      </w:r>
      <w:r w:rsidR="005D139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park in the proper designated areas.</w:t>
      </w:r>
    </w:p>
    <w:p w14:paraId="7BBABDB6" w14:textId="33D970C9" w:rsidR="005D139E" w:rsidRDefault="00922530" w:rsidP="00590BB1">
      <w:pPr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Tags </w:t>
      </w:r>
      <w:r w:rsidR="00351CF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must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be </w:t>
      </w:r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displayed </w:t>
      </w:r>
      <w:r w:rsidR="0083533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easy visibility at all times</w:t>
      </w:r>
      <w:proofErr w:type="gramEnd"/>
      <w:r w:rsidR="0083533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(e.g. review mirror, dashboard) </w:t>
      </w:r>
    </w:p>
    <w:p w14:paraId="1005F8C1" w14:textId="46C24590" w:rsidR="004217EA" w:rsidRDefault="00E54DBE" w:rsidP="00590BB1">
      <w:pPr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Owners who</w:t>
      </w:r>
      <w:r w:rsidR="00814F4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</w:t>
      </w:r>
      <w:r w:rsidR="00CC14A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4217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guest</w:t>
      </w:r>
      <w:r w:rsidR="00CC14A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’s vehicle </w:t>
      </w:r>
      <w:r w:rsidR="004217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be parked on the property</w:t>
      </w:r>
      <w:ins w:id="2" w:author="Giuseppe Gencarelli" w:date="2025-05-22T09:35:00Z" w16du:dateUtc="2025-05-22T13:35:00Z">
        <w:r w:rsidR="00270AAE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 xml:space="preserve"> </w:t>
        </w:r>
      </w:ins>
      <w:r w:rsidR="00270AA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with </w:t>
      </w:r>
      <w:proofErr w:type="gramStart"/>
      <w:r w:rsidR="00270AA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Yellow</w:t>
      </w:r>
      <w:proofErr w:type="gramEnd"/>
      <w:r w:rsidR="00270AA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tags</w:t>
      </w:r>
      <w:r w:rsidR="004217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F448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more than four (4) days </w:t>
      </w:r>
      <w:r w:rsidR="00270AA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are required to </w:t>
      </w:r>
      <w:r w:rsidR="00F448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report</w:t>
      </w:r>
      <w:r w:rsidR="00726A1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</w:t>
      </w:r>
      <w:r w:rsidR="00270AA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guest vehicle </w:t>
      </w:r>
      <w:r w:rsidR="00726A1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</w:t>
      </w:r>
      <w:r w:rsidR="00D5274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formation (above) </w:t>
      </w:r>
      <w:r w:rsidR="00F448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the management company in advance. </w:t>
      </w:r>
    </w:p>
    <w:p w14:paraId="183AD368" w14:textId="0533B222" w:rsidR="009049C3" w:rsidRDefault="00031372" w:rsidP="00590BB1">
      <w:pPr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parking lot will be monitored</w:t>
      </w:r>
      <w:r w:rsidR="0032661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violations</w:t>
      </w:r>
      <w:r w:rsidR="000721F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01CD657" w14:textId="1EEDB3DD" w:rsidR="000721F6" w:rsidRDefault="0041120E" w:rsidP="00590BB1">
      <w:pPr>
        <w:numPr>
          <w:ilvl w:val="1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</w:t>
      </w:r>
      <w:r w:rsidR="000721F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ag and vehicle information will be checked against the Census </w:t>
      </w:r>
      <w:r w:rsidR="00D7576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database</w:t>
      </w:r>
      <w:r w:rsidR="00A0348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9E58238" w14:textId="7ED5912E" w:rsidR="00D27DD7" w:rsidRDefault="00D27DD7" w:rsidP="00590BB1">
      <w:pPr>
        <w:numPr>
          <w:ilvl w:val="1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Veh</w:t>
      </w:r>
      <w:r w:rsidR="00AD27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icles found to be in </w:t>
      </w:r>
      <w:proofErr w:type="gramStart"/>
      <w:r w:rsidR="00AD27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violation</w:t>
      </w:r>
      <w:proofErr w:type="gramEnd"/>
      <w:r w:rsidR="00AD27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will receive </w:t>
      </w:r>
      <w:proofErr w:type="gramStart"/>
      <w:r w:rsidR="00AD27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notice</w:t>
      </w:r>
      <w:proofErr w:type="gramEnd"/>
      <w:r w:rsidR="00B420F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="00270AA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fines.</w:t>
      </w:r>
    </w:p>
    <w:p w14:paraId="096FEB80" w14:textId="64AFDB66" w:rsidR="009455A4" w:rsidRDefault="009455A4" w:rsidP="00590BB1">
      <w:pPr>
        <w:numPr>
          <w:ilvl w:val="1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Any vehicle in violation of the</w:t>
      </w:r>
      <w:r w:rsidR="000C6B0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Policy </w:t>
      </w:r>
      <w:r w:rsidR="003B3E8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four (4) days </w:t>
      </w:r>
      <w:r w:rsidR="000C6B0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will be subject to </w:t>
      </w:r>
      <w:r w:rsidR="00B420F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fines and </w:t>
      </w:r>
      <w:r w:rsidR="000C6B0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towing at </w:t>
      </w:r>
      <w:r w:rsidR="00FC08C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vehicle owner’s expense.</w:t>
      </w:r>
    </w:p>
    <w:p w14:paraId="46E76791" w14:textId="26C95658" w:rsidR="00705A27" w:rsidRDefault="00705A27" w:rsidP="00590BB1">
      <w:pPr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Unit Owners are responsible for </w:t>
      </w:r>
      <w:r w:rsidR="008527A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Renters and Guests</w:t>
      </w:r>
    </w:p>
    <w:p w14:paraId="7AE1828B" w14:textId="1C5A9941" w:rsidR="00B260AE" w:rsidRPr="001B775E" w:rsidRDefault="00B260AE" w:rsidP="001B775E">
      <w:pPr>
        <w:spacing w:before="240" w:after="0" w:line="276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1B77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Next steps</w:t>
      </w:r>
    </w:p>
    <w:p w14:paraId="15761920" w14:textId="22D1E23E" w:rsidR="00B260AE" w:rsidRPr="00270AAE" w:rsidRDefault="00B260AE" w:rsidP="00590BB1">
      <w:pPr>
        <w:spacing w:after="0" w:line="276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  <w:rPrChange w:id="3" w:author="Giuseppe Gencarelli" w:date="2025-05-22T09:36:00Z" w16du:dateUtc="2025-05-22T13:36:00Z"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rPrChange>
        </w:rPr>
      </w:pPr>
      <w:r w:rsidRPr="00270AA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  <w:rPrChange w:id="4" w:author="Giuseppe Gencarelli" w:date="2025-05-22T09:36:00Z" w16du:dateUtc="2025-05-22T13:36:00Z"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rPrChange>
        </w:rPr>
        <w:t>We will monitor th</w:t>
      </w:r>
      <w:r w:rsidR="00D14749" w:rsidRPr="00270AA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  <w:rPrChange w:id="5" w:author="Giuseppe Gencarelli" w:date="2025-05-22T09:36:00Z" w16du:dateUtc="2025-05-22T13:36:00Z"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rPrChange>
        </w:rPr>
        <w:t xml:space="preserve">is Policy </w:t>
      </w:r>
      <w:r w:rsidR="00270AA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for gaps </w:t>
      </w:r>
      <w:r w:rsidR="00D14749" w:rsidRPr="00270AA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  <w:rPrChange w:id="6" w:author="Giuseppe Gencarelli" w:date="2025-05-22T09:36:00Z" w16du:dateUtc="2025-05-22T13:36:00Z">
            <w:rPr>
              <w:rFonts w:ascii="Arial" w:eastAsia="Times New Roman" w:hAnsi="Arial" w:cs="Arial"/>
              <w:color w:val="000000"/>
              <w:kern w:val="0"/>
              <w:sz w:val="22"/>
              <w:szCs w:val="22"/>
              <w14:ligatures w14:val="none"/>
            </w:rPr>
          </w:rPrChange>
        </w:rPr>
        <w:t>and pass an updated Parking Resolution later this year.</w:t>
      </w:r>
    </w:p>
    <w:sectPr w:rsidR="00B260AE" w:rsidRPr="00270AAE" w:rsidSect="00CD7B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55B0"/>
    <w:multiLevelType w:val="hybridMultilevel"/>
    <w:tmpl w:val="02745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516F8"/>
    <w:multiLevelType w:val="hybridMultilevel"/>
    <w:tmpl w:val="B7B41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B1A70"/>
    <w:multiLevelType w:val="multilevel"/>
    <w:tmpl w:val="EEE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F72FC"/>
    <w:multiLevelType w:val="multilevel"/>
    <w:tmpl w:val="E0B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80316"/>
    <w:multiLevelType w:val="hybridMultilevel"/>
    <w:tmpl w:val="1F0A2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D26A4"/>
    <w:multiLevelType w:val="multilevel"/>
    <w:tmpl w:val="410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514055">
    <w:abstractNumId w:val="5"/>
  </w:num>
  <w:num w:numId="2" w16cid:durableId="1120415742">
    <w:abstractNumId w:val="2"/>
  </w:num>
  <w:num w:numId="3" w16cid:durableId="1947810670">
    <w:abstractNumId w:val="3"/>
  </w:num>
  <w:num w:numId="4" w16cid:durableId="1433933812">
    <w:abstractNumId w:val="1"/>
  </w:num>
  <w:num w:numId="5" w16cid:durableId="559748590">
    <w:abstractNumId w:val="4"/>
  </w:num>
  <w:num w:numId="6" w16cid:durableId="10322649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omas Bopp">
    <w15:presenceInfo w15:providerId="Windows Live" w15:userId="11cb08ed09570f59"/>
  </w15:person>
  <w15:person w15:author="Giuseppe Gencarelli">
    <w15:presenceInfo w15:providerId="AD" w15:userId="S-1-5-21-2969445009-3278099379-3579204807-11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28"/>
    <w:rsid w:val="00031372"/>
    <w:rsid w:val="00050444"/>
    <w:rsid w:val="000624DB"/>
    <w:rsid w:val="000721F6"/>
    <w:rsid w:val="000753F0"/>
    <w:rsid w:val="000B3432"/>
    <w:rsid w:val="000C31EE"/>
    <w:rsid w:val="000C42AF"/>
    <w:rsid w:val="000C6B0B"/>
    <w:rsid w:val="000D5478"/>
    <w:rsid w:val="000E3C13"/>
    <w:rsid w:val="0012633D"/>
    <w:rsid w:val="00144B47"/>
    <w:rsid w:val="00146D3F"/>
    <w:rsid w:val="001B35AA"/>
    <w:rsid w:val="001B775E"/>
    <w:rsid w:val="001C123A"/>
    <w:rsid w:val="001F7753"/>
    <w:rsid w:val="00201A84"/>
    <w:rsid w:val="002643FD"/>
    <w:rsid w:val="00270AAE"/>
    <w:rsid w:val="00283951"/>
    <w:rsid w:val="002C7595"/>
    <w:rsid w:val="002D785E"/>
    <w:rsid w:val="00326619"/>
    <w:rsid w:val="00331AD9"/>
    <w:rsid w:val="00334158"/>
    <w:rsid w:val="0033481E"/>
    <w:rsid w:val="0034271F"/>
    <w:rsid w:val="00351CF1"/>
    <w:rsid w:val="0036766C"/>
    <w:rsid w:val="003710E7"/>
    <w:rsid w:val="003903A9"/>
    <w:rsid w:val="00397B17"/>
    <w:rsid w:val="003B3E24"/>
    <w:rsid w:val="003B3E8D"/>
    <w:rsid w:val="003C58D0"/>
    <w:rsid w:val="003E52E9"/>
    <w:rsid w:val="0041120E"/>
    <w:rsid w:val="004217EA"/>
    <w:rsid w:val="00424F45"/>
    <w:rsid w:val="00477B07"/>
    <w:rsid w:val="00491B09"/>
    <w:rsid w:val="00492F07"/>
    <w:rsid w:val="004B2028"/>
    <w:rsid w:val="004D30C8"/>
    <w:rsid w:val="004F0ECD"/>
    <w:rsid w:val="004F413C"/>
    <w:rsid w:val="005103F9"/>
    <w:rsid w:val="00515B3F"/>
    <w:rsid w:val="00515DEF"/>
    <w:rsid w:val="00530933"/>
    <w:rsid w:val="005368C1"/>
    <w:rsid w:val="00590BB1"/>
    <w:rsid w:val="005C4EAF"/>
    <w:rsid w:val="005D139E"/>
    <w:rsid w:val="00602C99"/>
    <w:rsid w:val="00626F88"/>
    <w:rsid w:val="0063023A"/>
    <w:rsid w:val="00682F14"/>
    <w:rsid w:val="00696646"/>
    <w:rsid w:val="006A07F2"/>
    <w:rsid w:val="006A179E"/>
    <w:rsid w:val="006D7687"/>
    <w:rsid w:val="00705A27"/>
    <w:rsid w:val="00706FCB"/>
    <w:rsid w:val="007248D8"/>
    <w:rsid w:val="00726A19"/>
    <w:rsid w:val="00767A75"/>
    <w:rsid w:val="0077556A"/>
    <w:rsid w:val="007B3665"/>
    <w:rsid w:val="007D0BBE"/>
    <w:rsid w:val="007E40C5"/>
    <w:rsid w:val="007F22F8"/>
    <w:rsid w:val="007F377E"/>
    <w:rsid w:val="007F3CD9"/>
    <w:rsid w:val="00800F8A"/>
    <w:rsid w:val="00814F4A"/>
    <w:rsid w:val="00835337"/>
    <w:rsid w:val="00840638"/>
    <w:rsid w:val="008527A7"/>
    <w:rsid w:val="00855BA2"/>
    <w:rsid w:val="00883A65"/>
    <w:rsid w:val="008858DB"/>
    <w:rsid w:val="0089476B"/>
    <w:rsid w:val="008A2B2F"/>
    <w:rsid w:val="008E545B"/>
    <w:rsid w:val="009049C3"/>
    <w:rsid w:val="009069BD"/>
    <w:rsid w:val="00922530"/>
    <w:rsid w:val="009455A4"/>
    <w:rsid w:val="00947B29"/>
    <w:rsid w:val="0097470A"/>
    <w:rsid w:val="009764E7"/>
    <w:rsid w:val="009E2300"/>
    <w:rsid w:val="009F0548"/>
    <w:rsid w:val="00A03485"/>
    <w:rsid w:val="00A12736"/>
    <w:rsid w:val="00A44326"/>
    <w:rsid w:val="00A63A49"/>
    <w:rsid w:val="00A7077B"/>
    <w:rsid w:val="00A74C8A"/>
    <w:rsid w:val="00A80AC7"/>
    <w:rsid w:val="00A918E2"/>
    <w:rsid w:val="00AA593C"/>
    <w:rsid w:val="00AB1834"/>
    <w:rsid w:val="00AD2768"/>
    <w:rsid w:val="00B128EE"/>
    <w:rsid w:val="00B260AE"/>
    <w:rsid w:val="00B420F4"/>
    <w:rsid w:val="00B86A3B"/>
    <w:rsid w:val="00B86C14"/>
    <w:rsid w:val="00B92A71"/>
    <w:rsid w:val="00BB2923"/>
    <w:rsid w:val="00BB2EC5"/>
    <w:rsid w:val="00BC35A1"/>
    <w:rsid w:val="00C50729"/>
    <w:rsid w:val="00C8339A"/>
    <w:rsid w:val="00CA20E4"/>
    <w:rsid w:val="00CC0E66"/>
    <w:rsid w:val="00CC14AB"/>
    <w:rsid w:val="00CD7BE9"/>
    <w:rsid w:val="00CF4E2A"/>
    <w:rsid w:val="00D14749"/>
    <w:rsid w:val="00D27DD7"/>
    <w:rsid w:val="00D45397"/>
    <w:rsid w:val="00D474D0"/>
    <w:rsid w:val="00D5274D"/>
    <w:rsid w:val="00D645B9"/>
    <w:rsid w:val="00D74D8D"/>
    <w:rsid w:val="00D7576D"/>
    <w:rsid w:val="00DD3FFD"/>
    <w:rsid w:val="00E11EB4"/>
    <w:rsid w:val="00E32D04"/>
    <w:rsid w:val="00E435C1"/>
    <w:rsid w:val="00E53EAC"/>
    <w:rsid w:val="00E54DBE"/>
    <w:rsid w:val="00EC44EC"/>
    <w:rsid w:val="00ED630D"/>
    <w:rsid w:val="00F11AAA"/>
    <w:rsid w:val="00F147DC"/>
    <w:rsid w:val="00F30975"/>
    <w:rsid w:val="00F44800"/>
    <w:rsid w:val="00F505F2"/>
    <w:rsid w:val="00F8773C"/>
    <w:rsid w:val="00F93953"/>
    <w:rsid w:val="00FA5594"/>
    <w:rsid w:val="00FC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24D6"/>
  <w15:chartTrackingRefBased/>
  <w15:docId w15:val="{147159F0-CB0E-4DB8-B163-87D2AAD9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2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70A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Bopp</dc:creator>
  <cp:keywords/>
  <dc:description/>
  <cp:lastModifiedBy>Thomas Bopp</cp:lastModifiedBy>
  <cp:revision>13</cp:revision>
  <dcterms:created xsi:type="dcterms:W3CDTF">2025-05-23T01:12:00Z</dcterms:created>
  <dcterms:modified xsi:type="dcterms:W3CDTF">2025-05-23T01:21:00Z</dcterms:modified>
</cp:coreProperties>
</file>